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xmlns:wp14="http://schemas.microsoft.com/office/word/2010/wordml" wp14:paraId="2C078E63" wp14:textId="7CEF2366">
      <w:r w:rsidR="4B7957C1">
        <w:rPr/>
        <w:t xml:space="preserve">Our project </w:t>
      </w:r>
      <w:r w:rsidR="4B7957C1">
        <w:rPr/>
        <w:t>use</w:t>
      </w:r>
      <w:r w:rsidR="254250E8">
        <w:rPr/>
        <w:t>d</w:t>
      </w:r>
      <w:r w:rsidR="4B7957C1">
        <w:rPr/>
        <w:t xml:space="preserve"> a combination of AI tools, including ChatGPT, </w:t>
      </w:r>
      <w:r w:rsidR="4B7957C1">
        <w:rPr/>
        <w:t>Github</w:t>
      </w:r>
      <w:r w:rsidR="4B7957C1">
        <w:rPr/>
        <w:t xml:space="preserve"> Pilot and Copilot, to develop a classification</w:t>
      </w:r>
      <w:r w:rsidR="12461809">
        <w:rPr/>
        <w:t xml:space="preserve"> </w:t>
      </w:r>
      <w:r w:rsidR="20D46AD9">
        <w:rPr/>
        <w:t>ensemble model</w:t>
      </w:r>
      <w:r w:rsidR="4B7957C1">
        <w:rPr/>
        <w:t xml:space="preserve"> for predicting traffic accident patterns. These tools </w:t>
      </w:r>
      <w:ins w:author="Hess Luca (hessluc1)" w:date="2025-01-10T22:25:21.028Z" w:id="1190167615">
        <w:r w:rsidR="43308175">
          <w:t xml:space="preserve">were </w:t>
        </w:r>
      </w:ins>
      <w:r w:rsidR="58C495DF">
        <w:rPr/>
        <w:t>incorporated</w:t>
      </w:r>
      <w:r w:rsidR="6C9CB753">
        <w:rPr/>
        <w:t xml:space="preserve"> </w:t>
      </w:r>
      <w:del w:author="Hess Luca (hessluc1)" w:date="2025-01-10T22:25:29.834Z" w:id="98344766">
        <w:r w:rsidDel="5712B81F">
          <w:delText>many</w:delText>
        </w:r>
      </w:del>
      <w:ins w:author="Hess Luca (hessluc1)" w:date="2025-01-10T22:25:32.683Z" w:id="988631636">
        <w:r w:rsidR="0563A255">
          <w:t>throughout all</w:t>
        </w:r>
      </w:ins>
      <w:r w:rsidR="5712B81F">
        <w:rPr/>
        <w:t xml:space="preserve"> stages of the project, </w:t>
      </w:r>
      <w:r w:rsidR="6C5E983D">
        <w:rPr/>
        <w:t xml:space="preserve">helping with conceptual understanding, </w:t>
      </w:r>
      <w:r w:rsidR="6C5E983D">
        <w:rPr/>
        <w:t>implementation</w:t>
      </w:r>
      <w:r w:rsidR="6C5E983D">
        <w:rPr/>
        <w:t xml:space="preserve"> and </w:t>
      </w:r>
      <w:r w:rsidR="6C5E983D">
        <w:rPr/>
        <w:t>optimisation</w:t>
      </w:r>
      <w:r w:rsidR="6C5E983D">
        <w:rPr/>
        <w:t xml:space="preserve"> of machine learning techniques. </w:t>
      </w:r>
    </w:p>
    <w:p w:rsidR="5B0BDC2E" w:rsidP="5B0BDC2E" w:rsidRDefault="5B0BDC2E" w14:paraId="36CC2C81" w14:textId="0340BB7A">
      <w:pPr>
        <w:pStyle w:val="Normal"/>
      </w:pPr>
    </w:p>
    <w:p w:rsidR="1502D165" w:rsidP="5B0BDC2E" w:rsidRDefault="1502D165" w14:paraId="4A973745" w14:textId="1CC44C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del w:author="Hess Luca (hessluc1)" w:date="2025-01-10T22:27:13.661Z" w:id="2114090407">
        <w:r w:rsidDel="1502D165">
          <w:delText xml:space="preserve">AI tools help </w:delText>
        </w:r>
        <w:r w:rsidDel="1502D165">
          <w:delText>identify</w:delText>
        </w:r>
        <w:r w:rsidDel="1502D165">
          <w:delText xml:space="preserve"> challenges in model development.</w:delText>
        </w:r>
      </w:del>
      <w:ins w:author="Hess Luca (hessluc1)" w:date="2025-01-10T22:27:29.374Z" w:id="392465171">
        <w:r w:rsidR="18329073">
          <w:t xml:space="preserve">A particular area </w:t>
        </w:r>
      </w:ins>
      <w:ins w:author="Hess Luca (hessluc1)" w:date="2025-01-10T22:32:06.06Z" w:id="969445875">
        <w:r w:rsidR="131A7742">
          <w:t>where</w:t>
        </w:r>
      </w:ins>
      <w:ins w:author="Hess Luca (hessluc1)" w:date="2025-01-10T22:27:29.374Z" w:id="515364857">
        <w:r w:rsidR="18329073">
          <w:t xml:space="preserve"> AI tools were of </w:t>
        </w:r>
        <w:r w:rsidR="18329073">
          <w:t>great help</w:t>
        </w:r>
        <w:r w:rsidR="18329073">
          <w:t xml:space="preserve"> was </w:t>
        </w:r>
      </w:ins>
      <w:ins w:author="Hess Luca (hessluc1)" w:date="2025-01-10T22:29:59.926Z" w:id="1140349214">
        <w:r w:rsidR="023B3116">
          <w:t>the developme</w:t>
        </w:r>
      </w:ins>
      <w:ins w:author="Hess Luca (hessluc1)" w:date="2025-01-10T22:30:34.66Z" w:id="1702920743">
        <w:r w:rsidR="023B3116">
          <w:t>nt of our hyperparameter tuning solution, for which we used a custom scoring function, created with AI assistance.</w:t>
        </w:r>
      </w:ins>
      <w:del w:author="Hess Luca (hessluc1)" w:date="2025-01-10T22:29:55.46Z" w:id="308248518">
        <w:r w:rsidDel="1502D165">
          <w:delText xml:space="preserve"> </w:delText>
        </w:r>
      </w:del>
      <w:del w:author="Hess Luca (hessluc1)" w:date="2025-01-10T22:30:47.648Z" w:id="1175132955">
        <w:r w:rsidDel="1502D165">
          <w:delText xml:space="preserve">Such as </w:delText>
        </w:r>
      </w:del>
      <w:ins w:author="Hess Luca (hessluc1)" w:date="2025-01-10T22:30:55.241Z" w:id="1374396573">
        <w:r w:rsidR="7C32891D">
          <w:t xml:space="preserve">The goal was to head off </w:t>
        </w:r>
      </w:ins>
      <w:r w:rsidR="1502D165">
        <w:rPr/>
        <w:t xml:space="preserve">potential biases and </w:t>
      </w:r>
      <w:r w:rsidR="1502D165">
        <w:rPr/>
        <w:t>overfitting, and</w:t>
      </w:r>
      <w:r w:rsidR="1502D165">
        <w:rPr/>
        <w:t xml:space="preserve"> </w:t>
      </w:r>
      <w:ins w:author="Hess Luca (hessluc1)" w:date="2025-01-10T22:31:04.845Z" w:id="1296615473">
        <w:r w:rsidR="26D76A87">
          <w:t xml:space="preserve">this was one </w:t>
        </w:r>
      </w:ins>
      <w:del w:author="Hess Luca (hessluc1)" w:date="2025-01-10T22:31:01.973Z" w:id="1188885029">
        <w:r w:rsidDel="1502D165">
          <w:delText>provided</w:delText>
        </w:r>
      </w:del>
      <w:r w:rsidR="1502D165">
        <w:rPr/>
        <w:t xml:space="preserve"> </w:t>
      </w:r>
      <w:r w:rsidR="31D20F6C">
        <w:rPr/>
        <w:t>strateg</w:t>
      </w:r>
      <w:ins w:author="Hess Luca (hessluc1)" w:date="2025-01-10T22:31:09.864Z" w:id="744668661">
        <w:r w:rsidR="7F4B3242">
          <w:t>y</w:t>
        </w:r>
      </w:ins>
      <w:del w:author="Hess Luca (hessluc1)" w:date="2025-01-10T22:31:09.113Z" w:id="1198104113">
        <w:r w:rsidDel="31D20F6C">
          <w:delText>ies</w:delText>
        </w:r>
      </w:del>
      <w:r w:rsidR="1502D165">
        <w:rPr/>
        <w:t xml:space="preserve"> </w:t>
      </w:r>
      <w:r w:rsidR="4D190D22">
        <w:rPr/>
        <w:t>to address th</w:t>
      </w:r>
      <w:del w:author="Hess Luca (hessluc1)" w:date="2025-01-10T22:31:13.606Z" w:id="800394117">
        <w:r w:rsidDel="4D190D22">
          <w:delText>em</w:delText>
        </w:r>
      </w:del>
      <w:ins w:author="Hess Luca (hessluc1)" w:date="2025-01-10T22:31:14.382Z" w:id="887588912">
        <w:r w:rsidR="44C44A05">
          <w:t>at</w:t>
        </w:r>
      </w:ins>
      <w:r w:rsidR="4D190D22">
        <w:rPr/>
        <w:t xml:space="preserve">. </w:t>
      </w:r>
      <w:del w:author="Hess Luca (hessluc1)" w:date="2025-01-10T22:32:59.98Z" w:id="349847510">
        <w:r w:rsidDel="4D190D22">
          <w:delText>They assessed the</w:delText>
        </w:r>
      </w:del>
      <w:ins w:author="Hess Luca (hessluc1)" w:date="2025-01-10T22:33:11.575Z" w:id="1944900912">
        <w:r w:rsidR="4BA20311">
          <w:t xml:space="preserve">Besides this, we consulted AI </w:t>
        </w:r>
        <w:r w:rsidR="4BA20311">
          <w:t>regarding</w:t>
        </w:r>
        <w:r w:rsidR="4BA20311">
          <w:t xml:space="preserve"> the</w:t>
        </w:r>
      </w:ins>
      <w:r w:rsidR="4D190D22">
        <w:rPr/>
        <w:t xml:space="preserve"> suitability of different machine learning</w:t>
      </w:r>
      <w:ins w:author="Hess Luca (hessluc1)" w:date="2025-01-10T22:33:32.382Z" w:id="204979530">
        <w:r w:rsidR="76335357">
          <w:t xml:space="preserve"> classifiers in our ensemble model</w:t>
        </w:r>
      </w:ins>
      <w:del w:author="Hess Luca (hessluc1)" w:date="2025-01-10T22:33:22.921Z" w:id="896175263">
        <w:r w:rsidDel="4D190D22">
          <w:delText xml:space="preserve"> models</w:delText>
        </w:r>
      </w:del>
      <w:r w:rsidR="4D190D22">
        <w:rPr/>
        <w:t xml:space="preserve"> for traffic prediction tasks</w:t>
      </w:r>
      <w:ins w:author="Hess Luca (hessluc1)" w:date="2025-01-10T22:33:59.728Z" w:id="1973871489">
        <w:r w:rsidR="6542FDE8">
          <w:t xml:space="preserve">. </w:t>
        </w:r>
      </w:ins>
      <w:r w:rsidR="4D190D22">
        <w:rPr/>
        <w:t xml:space="preserve"> </w:t>
      </w:r>
      <w:del w:author="Hess Luca (hessluc1)" w:date="2025-01-10T22:34:02.742Z" w:id="433242161">
        <w:r w:rsidDel="4D190D22">
          <w:delText>and</w:delText>
        </w:r>
      </w:del>
      <w:ins w:author="Hess Luca (hessluc1)" w:date="2025-01-10T22:36:04.145Z" w:id="154877334">
        <w:r w:rsidR="7C799279">
          <w:t>It m</w:t>
        </w:r>
      </w:ins>
      <w:ins w:author="Hess Luca (hessluc1)" w:date="2025-01-10T22:34:07.035Z" w:id="761980417">
        <w:r w:rsidR="4BC0EA35">
          <w:t>oreover</w:t>
        </w:r>
      </w:ins>
      <w:r w:rsidR="4D190D22">
        <w:rPr/>
        <w:t xml:space="preserve"> provided guidance on how to overcome technical hurdles. This </w:t>
      </w:r>
      <w:r w:rsidR="28B60BC7">
        <w:rPr/>
        <w:t xml:space="preserve">included breaking down complex workflows into actionable steps and recommending best practices for dealing with large datasets. </w:t>
      </w:r>
    </w:p>
    <w:p w:rsidR="5B0BDC2E" w:rsidP="5B0BDC2E" w:rsidRDefault="5B0BDC2E" w14:paraId="11AC5118" w14:textId="001702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D760E8B" w:rsidP="5B0BDC2E" w:rsidRDefault="6D760E8B" w14:paraId="12CAFB4E" w14:textId="01681F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del w:author="Hess Luca (hessluc1)" w:date="2025-01-10T22:37:04.882Z" w16du:dateUtc="2025-01-10T22:37:04.882Z" w:id="1823401342"/>
        </w:rPr>
      </w:pPr>
      <w:r w:rsidR="6D760E8B">
        <w:rPr/>
        <w:t xml:space="preserve">AI </w:t>
      </w:r>
      <w:r w:rsidR="6D760E8B">
        <w:rPr/>
        <w:t>tool</w:t>
      </w:r>
      <w:r w:rsidR="540D4796">
        <w:rPr/>
        <w:t>s</w:t>
      </w:r>
      <w:r w:rsidR="6D760E8B">
        <w:rPr/>
        <w:t xml:space="preserve"> played a key role in simplifying the development of our model by providing targeted support for </w:t>
      </w:r>
      <w:r w:rsidR="06198DA6">
        <w:rPr/>
        <w:t xml:space="preserve">practical coding tasks. </w:t>
      </w:r>
      <w:r w:rsidR="41F4E79B">
        <w:rPr/>
        <w:t xml:space="preserve">They </w:t>
      </w:r>
      <w:del w:author="Hess Luca (hessluc1)" w:date="2025-01-10T22:36:17.566Z" w:id="2061644674">
        <w:r w:rsidDel="41F4E79B">
          <w:delText xml:space="preserve">provided guidance </w:delText>
        </w:r>
      </w:del>
      <w:ins w:author="Hess Luca (hessluc1)" w:date="2025-01-10T22:36:20.176Z" w:id="1439584911">
        <w:r w:rsidR="2828C0A8">
          <w:t>aided with</w:t>
        </w:r>
      </w:ins>
      <w:del w:author="Hess Luca (hessluc1)" w:date="2025-01-10T22:36:20.886Z" w:id="547580029">
        <w:r w:rsidDel="41F4E79B">
          <w:delText>on</w:delText>
        </w:r>
      </w:del>
      <w:ins w:author="Hess Luca (hessluc1)" w:date="2025-01-10T22:36:22.669Z" w:id="117629888">
        <w:r w:rsidR="02E0F8D0">
          <w:t xml:space="preserve"> specific</w:t>
        </w:r>
      </w:ins>
      <w:r w:rsidR="41F4E79B">
        <w:rPr/>
        <w:t xml:space="preserve"> coding techniques, helped select the correct command</w:t>
      </w:r>
      <w:ins w:author="Hess Luca (hessluc1)" w:date="2025-01-10T22:36:29.763Z" w:id="1541190912">
        <w:r w:rsidR="4F0E1B14">
          <w:t>s</w:t>
        </w:r>
      </w:ins>
      <w:r w:rsidR="41F4E79B">
        <w:rPr/>
        <w:t xml:space="preserve"> for libraries and generated efficient code snippets for tasks such as </w:t>
      </w:r>
      <w:r w:rsidR="41F4E79B">
        <w:rPr/>
        <w:t>visualisat</w:t>
      </w:r>
      <w:ins w:author="Hess Luca (hessluc1)" w:date="2025-01-10T22:36:37.609Z" w:id="1514392578">
        <w:r w:rsidR="273BD42D">
          <w:t>i</w:t>
        </w:r>
      </w:ins>
      <w:r w:rsidR="41F4E79B">
        <w:rPr/>
        <w:t>on</w:t>
      </w:r>
      <w:r w:rsidR="41F4E79B">
        <w:rPr/>
        <w:t xml:space="preserve"> and data pre-processing. In addition, </w:t>
      </w:r>
      <w:r w:rsidR="2EA2FF43">
        <w:rPr/>
        <w:t xml:space="preserve">AI </w:t>
      </w:r>
      <w:r w:rsidR="2EA2FF43">
        <w:rPr/>
        <w:t>assisted</w:t>
      </w:r>
      <w:r w:rsidR="2EA2FF43">
        <w:rPr/>
        <w:t xml:space="preserve"> in </w:t>
      </w:r>
      <w:del w:author="Hess Luca (hessluc1)" w:date="2025-01-10T22:36:52.98Z" w:id="622090660">
        <w:r w:rsidDel="2EA2FF43">
          <w:delText xml:space="preserve">tuning hyperparameters, recommending evaluation </w:delText>
        </w:r>
        <w:r w:rsidDel="2EA2FF43">
          <w:delText>metrics</w:delText>
        </w:r>
        <w:r w:rsidDel="2EA2FF43">
          <w:delText xml:space="preserve"> and</w:delText>
        </w:r>
      </w:del>
      <w:r w:rsidR="2EA2FF43">
        <w:rPr/>
        <w:t xml:space="preserve"> diagnosing </w:t>
      </w:r>
      <w:r w:rsidR="101FF90F">
        <w:rPr/>
        <w:t xml:space="preserve">performance </w:t>
      </w:r>
      <w:r w:rsidR="2BFCA896">
        <w:rPr/>
        <w:t>issues</w:t>
      </w:r>
      <w:r w:rsidR="101FF90F">
        <w:rPr/>
        <w:t xml:space="preserve"> tailored to the </w:t>
      </w:r>
      <w:r w:rsidR="454BE061">
        <w:rPr/>
        <w:t>specific</w:t>
      </w:r>
      <w:r w:rsidR="101FF90F">
        <w:rPr/>
        <w:t xml:space="preserve"> needs of our model. To address challenges such as overfitting and data bias, the AI tools provided detailed recommendations</w:t>
      </w:r>
      <w:del w:author="Hess Luca (hessluc1)" w:date="2025-01-10T22:37:25.537Z" w:id="632813902">
        <w:r w:rsidDel="101FF90F">
          <w:delText xml:space="preserve">, ensuring the adoption </w:delText>
        </w:r>
        <w:r w:rsidDel="39E265EC">
          <w:delText>of best practices to build a model</w:delText>
        </w:r>
      </w:del>
      <w:ins w:author="Hess Luca (hessluc1)" w:date="2025-01-10T22:37:31.041Z" w:id="963772637">
        <w:r w:rsidR="369708A5">
          <w:t xml:space="preserve"> on how to implement our ideas</w:t>
        </w:r>
      </w:ins>
      <w:r w:rsidR="39E265EC">
        <w:rPr/>
        <w:t xml:space="preserve">. </w:t>
      </w:r>
    </w:p>
    <w:p w:rsidR="5B0BDC2E" w:rsidP="5B0BDC2E" w:rsidRDefault="5B0BDC2E" w14:paraId="4BFCEB63" w14:textId="41421F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ABD1FD" w:rsidP="5B0BDC2E" w:rsidRDefault="5AABD1FD" w14:paraId="0383780F" w14:textId="1C2643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ABD1FD">
        <w:rPr/>
        <w:t xml:space="preserve">We used ChatGPT, with the GPT-4 </w:t>
      </w:r>
      <w:r w:rsidR="5AABD1FD">
        <w:rPr/>
        <w:t>interface</w:t>
      </w:r>
      <w:r w:rsidR="5AABD1FD">
        <w:rPr/>
        <w:t xml:space="preserve">, which </w:t>
      </w:r>
      <w:r w:rsidR="5AABD1FD">
        <w:rPr/>
        <w:t>provided</w:t>
      </w:r>
      <w:r w:rsidR="5AABD1FD">
        <w:rPr/>
        <w:t xml:space="preserve"> detailed insights. Prompts that clearly outlined the problem and specified the expected results proved most effective</w:t>
      </w:r>
      <w:r w:rsidR="059A0145">
        <w:rPr/>
        <w:t>, generating step-by-step solution plans. However, overly broad prompts sometimes led to generic or less helpful responses</w:t>
      </w:r>
      <w:r w:rsidR="425157A1">
        <w:rPr/>
        <w:t xml:space="preserve">. </w:t>
      </w:r>
    </w:p>
    <w:p w:rsidR="5B0BDC2E" w:rsidP="5B0BDC2E" w:rsidRDefault="5B0BDC2E" w14:paraId="52FF99C4" w14:textId="6D8757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5157A1" w:rsidP="5B0BDC2E" w:rsidRDefault="425157A1" w14:paraId="4199C65E" w14:textId="4AF263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5157A1">
        <w:rPr/>
        <w:t>To ensure the correctness of the code generated by ChatGPT and the copilots, we cross-c</w:t>
      </w:r>
      <w:r w:rsidR="7A38230D">
        <w:rPr/>
        <w:t xml:space="preserve">hecked the results and reviewed the </w:t>
      </w:r>
      <w:r w:rsidR="7A38230D">
        <w:rPr/>
        <w:t>logic</w:t>
      </w:r>
      <w:del w:author="Hess Luca (hessluc1)" w:date="2025-01-10T22:38:03.082Z" w:id="1618769316">
        <w:r w:rsidDel="7A38230D">
          <w:delText>al</w:delText>
        </w:r>
        <w:r w:rsidDel="7A38230D">
          <w:delText xml:space="preserve"> </w:delText>
        </w:r>
      </w:del>
      <w:r w:rsidR="7A38230D">
        <w:rPr/>
        <w:t xml:space="preserve">to confirm accuracy. Comparisons with documentation </w:t>
      </w:r>
      <w:ins w:author="Hess Luca (hessluc1)" w:date="2025-01-10T22:38:20.626Z" w:id="347914573">
        <w:r w:rsidR="326E553D">
          <w:t xml:space="preserve">(particularly of scikit learn) </w:t>
        </w:r>
      </w:ins>
      <w:r w:rsidR="7A38230D">
        <w:rPr/>
        <w:t xml:space="preserve">and external sources further </w:t>
      </w:r>
      <w:r w:rsidR="7A38230D">
        <w:rPr/>
        <w:t>validated</w:t>
      </w:r>
      <w:r w:rsidR="7A38230D">
        <w:rPr/>
        <w:t xml:space="preserve"> </w:t>
      </w:r>
      <w:r w:rsidR="7D986ABB">
        <w:rPr/>
        <w:t xml:space="preserve">the results and outputs. Overall, AI </w:t>
      </w:r>
      <w:del w:author="Hess Luca (hessluc1)" w:date="2025-01-10T22:38:33.456Z" w:id="556519025">
        <w:r w:rsidDel="7D986ABB">
          <w:delText>provided</w:delText>
        </w:r>
      </w:del>
      <w:ins w:author="Hess Luca (hessluc1)" w:date="2025-01-10T22:38:33.457Z" w:id="1986412019">
        <w:r w:rsidR="454A0595">
          <w:t>proved</w:t>
        </w:r>
      </w:ins>
      <w:r w:rsidR="7D986ABB">
        <w:rPr/>
        <w:t xml:space="preserve"> to be useful</w:t>
      </w:r>
      <w:ins w:author="Hess Luca (hessluc1)" w:date="2025-01-10T22:38:49.233Z" w:id="1862230183">
        <w:r w:rsidR="7AFA9034">
          <w:t>, bordering on crucial,</w:t>
        </w:r>
      </w:ins>
      <w:r w:rsidR="7D986ABB">
        <w:rPr/>
        <w:t xml:space="preserve"> in speeding up development, providing explanations and debugging. However, occasional oversimplifications in more complex scenarios required careful review a</w:t>
      </w:r>
      <w:r w:rsidR="13C08758">
        <w:rPr/>
        <w:t xml:space="preserve">nd adjustment. </w:t>
      </w:r>
    </w:p>
    <w:p w:rsidR="5B0BDC2E" w:rsidP="5B0BDC2E" w:rsidRDefault="5B0BDC2E" w14:paraId="22C3FED5" w14:textId="608C3E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67F97EC" w:rsidP="5B0BDC2E" w:rsidRDefault="767F97EC" w14:paraId="134D23D9" w14:textId="6CD399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7F97EC">
        <w:rPr/>
        <w:t xml:space="preserve">ChatGPT, </w:t>
      </w:r>
      <w:r w:rsidR="767F97EC">
        <w:rPr/>
        <w:t>Github</w:t>
      </w:r>
      <w:r w:rsidR="767F97EC">
        <w:rPr/>
        <w:t xml:space="preserve"> Copilot and Copilot increased productively and conceptual clarity while ensuring the </w:t>
      </w:r>
      <w:r w:rsidR="11B673CE">
        <w:rPr/>
        <w:t xml:space="preserve">use of best practices.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B06592"/>
    <w:rsid w:val="023B3116"/>
    <w:rsid w:val="0288BFA3"/>
    <w:rsid w:val="02E0F8D0"/>
    <w:rsid w:val="0563A255"/>
    <w:rsid w:val="059A0145"/>
    <w:rsid w:val="05A68545"/>
    <w:rsid w:val="06198DA6"/>
    <w:rsid w:val="101FF90F"/>
    <w:rsid w:val="11B673CE"/>
    <w:rsid w:val="12461809"/>
    <w:rsid w:val="131A7742"/>
    <w:rsid w:val="13C08758"/>
    <w:rsid w:val="13F4ABEB"/>
    <w:rsid w:val="1502D165"/>
    <w:rsid w:val="18329073"/>
    <w:rsid w:val="18B06592"/>
    <w:rsid w:val="18F0C7A1"/>
    <w:rsid w:val="1A053092"/>
    <w:rsid w:val="1DBED39B"/>
    <w:rsid w:val="20D46AD9"/>
    <w:rsid w:val="254250E8"/>
    <w:rsid w:val="26D76A87"/>
    <w:rsid w:val="273BD42D"/>
    <w:rsid w:val="2757EA4C"/>
    <w:rsid w:val="2828C0A8"/>
    <w:rsid w:val="28B60BC7"/>
    <w:rsid w:val="2B758F09"/>
    <w:rsid w:val="2BFCA896"/>
    <w:rsid w:val="2C386FEE"/>
    <w:rsid w:val="2EA2FF43"/>
    <w:rsid w:val="31D20F6C"/>
    <w:rsid w:val="326E553D"/>
    <w:rsid w:val="341129B3"/>
    <w:rsid w:val="34AF66E1"/>
    <w:rsid w:val="3527D1F2"/>
    <w:rsid w:val="369708A5"/>
    <w:rsid w:val="391BE2A8"/>
    <w:rsid w:val="393F6558"/>
    <w:rsid w:val="39E265EC"/>
    <w:rsid w:val="3B4142D7"/>
    <w:rsid w:val="3D1C5892"/>
    <w:rsid w:val="3D666786"/>
    <w:rsid w:val="3ECB7D92"/>
    <w:rsid w:val="3FCC87CF"/>
    <w:rsid w:val="40887787"/>
    <w:rsid w:val="41F45182"/>
    <w:rsid w:val="41F4E79B"/>
    <w:rsid w:val="425157A1"/>
    <w:rsid w:val="43308175"/>
    <w:rsid w:val="44C44A05"/>
    <w:rsid w:val="454A0595"/>
    <w:rsid w:val="454BE061"/>
    <w:rsid w:val="47946F13"/>
    <w:rsid w:val="48AC8592"/>
    <w:rsid w:val="4A7F82D4"/>
    <w:rsid w:val="4B7957C1"/>
    <w:rsid w:val="4BA20311"/>
    <w:rsid w:val="4BC0EA35"/>
    <w:rsid w:val="4D190D22"/>
    <w:rsid w:val="4E836C91"/>
    <w:rsid w:val="4F0E1B14"/>
    <w:rsid w:val="4F7FC3D6"/>
    <w:rsid w:val="525E13F3"/>
    <w:rsid w:val="540D4796"/>
    <w:rsid w:val="5712B81F"/>
    <w:rsid w:val="575F882C"/>
    <w:rsid w:val="57FDC34C"/>
    <w:rsid w:val="58C495DF"/>
    <w:rsid w:val="5AABD1FD"/>
    <w:rsid w:val="5B0BDC2E"/>
    <w:rsid w:val="5E48BC97"/>
    <w:rsid w:val="61622155"/>
    <w:rsid w:val="643BA170"/>
    <w:rsid w:val="649473DD"/>
    <w:rsid w:val="651B4508"/>
    <w:rsid w:val="652A8F59"/>
    <w:rsid w:val="6542FDE8"/>
    <w:rsid w:val="65BA492F"/>
    <w:rsid w:val="662C1459"/>
    <w:rsid w:val="66E60C51"/>
    <w:rsid w:val="67A5402F"/>
    <w:rsid w:val="6A3FE099"/>
    <w:rsid w:val="6C282859"/>
    <w:rsid w:val="6C5E983D"/>
    <w:rsid w:val="6C9CB753"/>
    <w:rsid w:val="6D760E8B"/>
    <w:rsid w:val="6F9BD728"/>
    <w:rsid w:val="71A2FFE0"/>
    <w:rsid w:val="724084EB"/>
    <w:rsid w:val="75A73841"/>
    <w:rsid w:val="75F72123"/>
    <w:rsid w:val="76335357"/>
    <w:rsid w:val="767F97EC"/>
    <w:rsid w:val="77DFDD3D"/>
    <w:rsid w:val="78F5873E"/>
    <w:rsid w:val="7A38230D"/>
    <w:rsid w:val="7A54037E"/>
    <w:rsid w:val="7AFA9034"/>
    <w:rsid w:val="7C32891D"/>
    <w:rsid w:val="7C799279"/>
    <w:rsid w:val="7D636A16"/>
    <w:rsid w:val="7D986ABB"/>
    <w:rsid w:val="7EF86D27"/>
    <w:rsid w:val="7F4B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6592"/>
  <w15:chartTrackingRefBased/>
  <w15:docId w15:val="{8461007C-BA7A-48EE-BCFF-E0F0E4DDF4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BC5086A35AD94C9C19F4BD26201266" ma:contentTypeVersion="7" ma:contentTypeDescription="Ein neues Dokument erstellen." ma:contentTypeScope="" ma:versionID="61886c9af1c53b98e741c087f064c07d">
  <xsd:schema xmlns:xsd="http://www.w3.org/2001/XMLSchema" xmlns:xs="http://www.w3.org/2001/XMLSchema" xmlns:p="http://schemas.microsoft.com/office/2006/metadata/properties" xmlns:ns2="b2adb506-cae1-4f42-9471-48022024cfbd" targetNamespace="http://schemas.microsoft.com/office/2006/metadata/properties" ma:root="true" ma:fieldsID="061d34c19f1a213aa9a5b8d713058ed9" ns2:_="">
    <xsd:import namespace="b2adb506-cae1-4f42-9471-48022024c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adb506-cae1-4f42-9471-48022024cf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6F0C6D-C3C6-4E71-945E-693BBF3F4856}"/>
</file>

<file path=customXml/itemProps2.xml><?xml version="1.0" encoding="utf-8"?>
<ds:datastoreItem xmlns:ds="http://schemas.openxmlformats.org/officeDocument/2006/customXml" ds:itemID="{ACB69462-98E6-4CA4-8DCC-3A0F0BC44F46}"/>
</file>

<file path=customXml/itemProps3.xml><?xml version="1.0" encoding="utf-8"?>
<ds:datastoreItem xmlns:ds="http://schemas.openxmlformats.org/officeDocument/2006/customXml" ds:itemID="{90B1A890-B913-4960-AE49-E1945181D6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Cwidak Julie (cwidajul)</dc:creator>
  <keywords/>
  <dc:description/>
  <dcterms:created xsi:type="dcterms:W3CDTF">2025-01-10T16:21:33.0000000Z</dcterms:created>
  <dcterms:modified xsi:type="dcterms:W3CDTF">2025-01-10T22:39:14.9145401Z</dcterms:modified>
  <lastModifiedBy>Hess Luca (hessluc1)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0x0101007DBC5086A35AD94C9C19F4BD26201266</vt:lpwstr>
  </property>
</Properties>
</file>